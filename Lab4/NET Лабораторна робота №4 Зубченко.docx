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7A1F8" w14:textId="77777777" w:rsidR="00366235" w:rsidRPr="00055104" w:rsidRDefault="009D429F">
      <w:pPr>
        <w:pStyle w:val="a3"/>
        <w:rPr>
          <w:lang w:val="ru-RU"/>
        </w:rPr>
      </w:pPr>
      <w:bookmarkStart w:id="0" w:name="_cph4ploqh2pz" w:colFirst="0" w:colLast="0"/>
      <w:bookmarkEnd w:id="0"/>
      <w:r w:rsidRPr="00055104">
        <w:rPr>
          <w:lang w:val="ru-RU"/>
        </w:rPr>
        <w:t>Лабораторна робота №4</w:t>
      </w:r>
    </w:p>
    <w:p w14:paraId="42BD6E33" w14:textId="5CA29859" w:rsidR="00366235" w:rsidRDefault="009D429F">
      <w:pPr>
        <w:pStyle w:val="a4"/>
        <w:rPr>
          <w:lang w:val="ru-RU"/>
        </w:rPr>
      </w:pPr>
      <w:bookmarkStart w:id="1" w:name="_l3pnyxil0ypv" w:colFirst="0" w:colLast="0"/>
      <w:bookmarkEnd w:id="1"/>
      <w:r w:rsidRPr="00055104">
        <w:rPr>
          <w:lang w:val="ru-RU"/>
        </w:rPr>
        <w:t xml:space="preserve">Розробка вебсерверів засобами фреймворку </w:t>
      </w:r>
      <w:r>
        <w:t>ASP</w:t>
      </w:r>
      <w:r w:rsidRPr="00055104">
        <w:rPr>
          <w:lang w:val="ru-RU"/>
        </w:rPr>
        <w:t>.</w:t>
      </w:r>
      <w:r>
        <w:t>NET</w:t>
      </w:r>
      <w:r w:rsidRPr="00055104">
        <w:rPr>
          <w:lang w:val="ru-RU"/>
        </w:rPr>
        <w:t>.</w:t>
      </w:r>
    </w:p>
    <w:p w14:paraId="64BB7595" w14:textId="5BBA7F59" w:rsidR="00055104" w:rsidRPr="00055104" w:rsidRDefault="00055104" w:rsidP="000551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5104">
        <w:rPr>
          <w:rFonts w:ascii="Times New Roman" w:hAnsi="Times New Roman" w:cs="Times New Roman"/>
          <w:sz w:val="28"/>
          <w:szCs w:val="28"/>
          <w:lang w:val="ru-RU"/>
        </w:rPr>
        <w:t>Зубченко А.С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301-пТК</w:t>
      </w:r>
    </w:p>
    <w:p w14:paraId="783982D3" w14:textId="77777777" w:rsidR="00366235" w:rsidRPr="00055104" w:rsidRDefault="009D429F">
      <w:pPr>
        <w:pStyle w:val="3"/>
        <w:rPr>
          <w:lang w:val="ru-RU"/>
        </w:rPr>
      </w:pPr>
      <w:bookmarkStart w:id="2" w:name="_u5vzoods9pyt" w:colFirst="0" w:colLast="0"/>
      <w:bookmarkEnd w:id="2"/>
      <w:r w:rsidRPr="00055104">
        <w:rPr>
          <w:lang w:val="ru-RU"/>
        </w:rPr>
        <w:t>Передумова</w:t>
      </w:r>
    </w:p>
    <w:p w14:paraId="515CD2DC" w14:textId="77777777" w:rsidR="00366235" w:rsidRPr="00055104" w:rsidRDefault="009D429F">
      <w:pPr>
        <w:rPr>
          <w:lang w:val="ru-RU"/>
        </w:rPr>
      </w:pPr>
      <w:r w:rsidRPr="00055104">
        <w:rPr>
          <w:lang w:val="ru-RU"/>
        </w:rPr>
        <w:t xml:space="preserve">Виконайте лабораторну роботу №3. Створіть нову гілку у раніше створеному гіт репозиторії </w:t>
      </w:r>
      <w:r>
        <w:rPr>
          <w:i/>
        </w:rPr>
        <w:t>NUPP</w:t>
      </w:r>
      <w:r w:rsidRPr="00055104">
        <w:rPr>
          <w:i/>
          <w:lang w:val="ru-RU"/>
        </w:rPr>
        <w:t>_</w:t>
      </w:r>
      <w:r>
        <w:rPr>
          <w:i/>
        </w:rPr>
        <w:t>NET</w:t>
      </w:r>
      <w:r w:rsidRPr="00055104">
        <w:rPr>
          <w:i/>
          <w:lang w:val="ru-RU"/>
        </w:rPr>
        <w:t>_2025_{Номер Групи}_</w:t>
      </w:r>
      <w:r>
        <w:rPr>
          <w:i/>
        </w:rPr>
        <w:t>TK</w:t>
      </w:r>
      <w:r w:rsidRPr="00055104">
        <w:rPr>
          <w:i/>
          <w:lang w:val="ru-RU"/>
        </w:rPr>
        <w:t>_{Прізвище}_</w:t>
      </w:r>
      <w:r>
        <w:rPr>
          <w:i/>
        </w:rPr>
        <w:t>Lab</w:t>
      </w:r>
      <w:r w:rsidRPr="00055104">
        <w:rPr>
          <w:lang w:val="ru-RU"/>
        </w:rPr>
        <w:t xml:space="preserve"> із назвою </w:t>
      </w:r>
      <w:r>
        <w:rPr>
          <w:b/>
        </w:rPr>
        <w:t>lab</w:t>
      </w:r>
      <w:r w:rsidRPr="00055104">
        <w:rPr>
          <w:b/>
          <w:lang w:val="ru-RU"/>
        </w:rPr>
        <w:t>4</w:t>
      </w:r>
      <w:r w:rsidRPr="00055104">
        <w:rPr>
          <w:lang w:val="ru-RU"/>
        </w:rPr>
        <w:t>, яка міститиме код із третьої лабораторної роботи.</w:t>
      </w:r>
      <w:r w:rsidRPr="00055104">
        <w:rPr>
          <w:lang w:val="ru-RU"/>
        </w:rPr>
        <w:br/>
        <w:t xml:space="preserve">Для здачі лабораторної роботи, необхідно буде створити </w:t>
      </w:r>
      <w:r w:rsidRPr="00055104">
        <w:rPr>
          <w:lang w:val="ru-RU"/>
        </w:rPr>
        <w:t xml:space="preserve">пул реквест із гілки </w:t>
      </w:r>
      <w:r>
        <w:rPr>
          <w:b/>
        </w:rPr>
        <w:t>lab</w:t>
      </w:r>
      <w:r w:rsidRPr="00055104">
        <w:rPr>
          <w:b/>
          <w:lang w:val="ru-RU"/>
        </w:rPr>
        <w:t xml:space="preserve">4 </w:t>
      </w:r>
      <w:r w:rsidRPr="00055104">
        <w:rPr>
          <w:lang w:val="ru-RU"/>
        </w:rPr>
        <w:t xml:space="preserve">у </w:t>
      </w:r>
      <w:r>
        <w:rPr>
          <w:b/>
        </w:rPr>
        <w:t>master</w:t>
      </w:r>
      <w:r w:rsidRPr="00055104">
        <w:rPr>
          <w:lang w:val="ru-RU"/>
        </w:rPr>
        <w:t xml:space="preserve">, або якщо на момент здачі пул реквест із гілки </w:t>
      </w:r>
      <w:r>
        <w:t>lab</w:t>
      </w:r>
      <w:r w:rsidRPr="00055104">
        <w:rPr>
          <w:lang w:val="ru-RU"/>
        </w:rPr>
        <w:t xml:space="preserve">3 у </w:t>
      </w:r>
      <w:r>
        <w:t>master</w:t>
      </w:r>
      <w:r w:rsidRPr="00055104">
        <w:rPr>
          <w:lang w:val="ru-RU"/>
        </w:rPr>
        <w:t xml:space="preserve"> не закритий - із гілки </w:t>
      </w:r>
      <w:r>
        <w:t>lab</w:t>
      </w:r>
      <w:r w:rsidRPr="00055104">
        <w:rPr>
          <w:lang w:val="ru-RU"/>
        </w:rPr>
        <w:t xml:space="preserve">4 у </w:t>
      </w:r>
      <w:r>
        <w:t>lab</w:t>
      </w:r>
      <w:r w:rsidRPr="00055104">
        <w:rPr>
          <w:lang w:val="ru-RU"/>
        </w:rPr>
        <w:t>3.</w:t>
      </w:r>
    </w:p>
    <w:p w14:paraId="711225A6" w14:textId="77777777" w:rsidR="00366235" w:rsidRDefault="009D429F">
      <w:pPr>
        <w:pStyle w:val="3"/>
        <w:rPr>
          <w:rFonts w:ascii="Consolas" w:eastAsia="Consolas" w:hAnsi="Consolas" w:cs="Consolas"/>
          <w:sz w:val="18"/>
          <w:szCs w:val="18"/>
        </w:rPr>
      </w:pPr>
      <w:bookmarkStart w:id="3" w:name="_sg7vt5kc066u" w:colFirst="0" w:colLast="0"/>
      <w:bookmarkEnd w:id="3"/>
      <w:r>
        <w:t>Завдання</w:t>
      </w:r>
    </w:p>
    <w:p w14:paraId="603B4870" w14:textId="77777777" w:rsidR="00366235" w:rsidRDefault="009D429F">
      <w:pPr>
        <w:numPr>
          <w:ilvl w:val="0"/>
          <w:numId w:val="2"/>
        </w:numPr>
      </w:pPr>
      <w:r>
        <w:t xml:space="preserve">Створити проєкт за шаблоном </w:t>
      </w:r>
      <w:hyperlink r:id="rId5">
        <w:r>
          <w:rPr>
            <w:color w:val="1155CC"/>
            <w:u w:val="single"/>
          </w:rPr>
          <w:t>ASP.NET</w:t>
        </w:r>
      </w:hyperlink>
      <w:r>
        <w:t xml:space="preserve"> Core Web API {Назва тематики}.REST використов</w:t>
      </w:r>
      <w:r>
        <w:t>уючи Visual Studio або .NET SDK:</w:t>
      </w:r>
    </w:p>
    <w:p w14:paraId="5D56E9B2" w14:textId="77777777" w:rsidR="00366235" w:rsidRDefault="009D429F">
      <w:pPr>
        <w:ind w:left="7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dotnet new webapi -n {Назва тематики}.REST</w:t>
      </w:r>
    </w:p>
    <w:p w14:paraId="6A5038EA" w14:textId="77777777" w:rsidR="00366235" w:rsidRDefault="009D429F">
      <w:pPr>
        <w:ind w:left="720"/>
      </w:pPr>
      <w:r>
        <w:rPr>
          <w:noProof/>
        </w:rPr>
        <w:drawing>
          <wp:inline distT="114300" distB="114300" distL="114300" distR="114300" wp14:anchorId="7A57CC9A" wp14:editId="15512177">
            <wp:extent cx="4876800" cy="10763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44E63" w14:textId="77777777" w:rsidR="00366235" w:rsidRPr="00055104" w:rsidRDefault="009D429F">
      <w:pPr>
        <w:numPr>
          <w:ilvl w:val="0"/>
          <w:numId w:val="2"/>
        </w:numPr>
        <w:rPr>
          <w:lang w:val="ru-RU"/>
        </w:rPr>
      </w:pPr>
      <w:r w:rsidRPr="00055104">
        <w:rPr>
          <w:lang w:val="ru-RU"/>
        </w:rPr>
        <w:t xml:space="preserve">Створити папку </w:t>
      </w:r>
      <w:r>
        <w:t>Models</w:t>
      </w:r>
      <w:r w:rsidRPr="00055104">
        <w:rPr>
          <w:lang w:val="ru-RU"/>
        </w:rPr>
        <w:t>, у якій будуть зберігатися моделі, які будуть використовуватися контролерами у проєкті {Назва тематики}.</w:t>
      </w:r>
      <w:r>
        <w:t>REST</w:t>
      </w:r>
      <w:r w:rsidRPr="00055104">
        <w:rPr>
          <w:lang w:val="ru-RU"/>
        </w:rPr>
        <w:t>.</w:t>
      </w:r>
    </w:p>
    <w:p w14:paraId="145FFC97" w14:textId="77777777" w:rsidR="00366235" w:rsidRPr="00055104" w:rsidRDefault="009D429F">
      <w:pPr>
        <w:numPr>
          <w:ilvl w:val="0"/>
          <w:numId w:val="2"/>
        </w:numPr>
        <w:rPr>
          <w:lang w:val="ru-RU"/>
        </w:rPr>
      </w:pPr>
      <w:r w:rsidRPr="00055104">
        <w:rPr>
          <w:lang w:val="ru-RU"/>
        </w:rPr>
        <w:t xml:space="preserve">Створіть контролери у папці </w:t>
      </w:r>
      <w:r>
        <w:t>Controllers</w:t>
      </w:r>
      <w:r w:rsidRPr="00055104">
        <w:rPr>
          <w:lang w:val="ru-RU"/>
        </w:rPr>
        <w:t>, які б</w:t>
      </w:r>
      <w:r w:rsidRPr="00055104">
        <w:rPr>
          <w:lang w:val="ru-RU"/>
        </w:rPr>
        <w:t xml:space="preserve">удуть описувати </w:t>
      </w:r>
      <w:r>
        <w:t>REST</w:t>
      </w:r>
      <w:r w:rsidRPr="00055104">
        <w:rPr>
          <w:lang w:val="ru-RU"/>
        </w:rPr>
        <w:t xml:space="preserve"> </w:t>
      </w:r>
      <w:r>
        <w:t>API</w:t>
      </w:r>
      <w:r w:rsidRPr="00055104">
        <w:rPr>
          <w:lang w:val="ru-RU"/>
        </w:rPr>
        <w:t xml:space="preserve"> для виконання </w:t>
      </w:r>
      <w:r>
        <w:t>CRUD</w:t>
      </w:r>
      <w:r w:rsidRPr="00055104">
        <w:rPr>
          <w:lang w:val="ru-RU"/>
        </w:rPr>
        <w:t xml:space="preserve"> операцій (створення, читання, оновлення, видалення) над моделями у вашій тематиці, які ви зберігали у базі даних у третій лабораторній, при цьому моделі, що використовуються у контролерах, повинні бути описані у </w:t>
      </w:r>
      <w:r w:rsidRPr="00055104">
        <w:rPr>
          <w:lang w:val="ru-RU"/>
        </w:rPr>
        <w:t>проєкті {Назва тематики}.</w:t>
      </w:r>
      <w:r>
        <w:t>REST</w:t>
      </w:r>
      <w:r w:rsidRPr="00055104">
        <w:rPr>
          <w:lang w:val="ru-RU"/>
        </w:rPr>
        <w:t xml:space="preserve">, щоб відповідати </w:t>
      </w:r>
      <w:hyperlink r:id="rId7">
        <w:r w:rsidRPr="00055104">
          <w:rPr>
            <w:color w:val="1155CC"/>
            <w:u w:val="single"/>
            <w:lang w:val="ru-RU"/>
          </w:rPr>
          <w:t>3-рівневій архітектурі</w:t>
        </w:r>
      </w:hyperlink>
      <w:r w:rsidRPr="00055104">
        <w:rPr>
          <w:lang w:val="ru-RU"/>
        </w:rPr>
        <w:t xml:space="preserve">. Наприклад, якщо у вас є сутність </w:t>
      </w:r>
      <w:r>
        <w:t>Bus</w:t>
      </w:r>
      <w:r w:rsidRPr="00055104">
        <w:rPr>
          <w:lang w:val="ru-RU"/>
        </w:rPr>
        <w:t>, що зберігається у БД, ви створи</w:t>
      </w:r>
      <w:r w:rsidRPr="00055104">
        <w:rPr>
          <w:lang w:val="ru-RU"/>
        </w:rPr>
        <w:t xml:space="preserve">те новий клас </w:t>
      </w:r>
      <w:r>
        <w:t>BusModel</w:t>
      </w:r>
      <w:r w:rsidRPr="00055104">
        <w:rPr>
          <w:lang w:val="ru-RU"/>
        </w:rPr>
        <w:t xml:space="preserve"> у папці </w:t>
      </w:r>
      <w:r>
        <w:t>Models</w:t>
      </w:r>
      <w:r w:rsidRPr="00055104">
        <w:rPr>
          <w:lang w:val="ru-RU"/>
        </w:rPr>
        <w:t xml:space="preserve"> нового проєкту, який використовуватиметься у контролерах. Також зверніть увагу, щоб моделі у контролерах, мали лишень необхідні властивості, та якщо якісь властивості зайві, для якихось із методів - створіть нову модел</w:t>
      </w:r>
      <w:r w:rsidRPr="00055104">
        <w:rPr>
          <w:lang w:val="ru-RU"/>
        </w:rPr>
        <w:t>ь без цих властивостей.</w:t>
      </w:r>
    </w:p>
    <w:p w14:paraId="4169F16A" w14:textId="77777777" w:rsidR="00366235" w:rsidRPr="00055104" w:rsidRDefault="009D429F">
      <w:pPr>
        <w:numPr>
          <w:ilvl w:val="0"/>
          <w:numId w:val="2"/>
        </w:numPr>
        <w:rPr>
          <w:lang w:val="ru-RU"/>
        </w:rPr>
      </w:pPr>
      <w:r w:rsidRPr="00055104">
        <w:rPr>
          <w:lang w:val="ru-RU"/>
        </w:rPr>
        <w:t xml:space="preserve">При проєктуванні </w:t>
      </w:r>
      <w:r>
        <w:t>Web</w:t>
      </w:r>
      <w:r w:rsidRPr="00055104">
        <w:rPr>
          <w:lang w:val="ru-RU"/>
        </w:rPr>
        <w:t xml:space="preserve"> </w:t>
      </w:r>
      <w:r>
        <w:t>API</w:t>
      </w:r>
      <w:r w:rsidRPr="00055104">
        <w:rPr>
          <w:lang w:val="ru-RU"/>
        </w:rPr>
        <w:t xml:space="preserve"> зверніть увагу, щоб створений </w:t>
      </w:r>
      <w:r>
        <w:t>API</w:t>
      </w:r>
      <w:r w:rsidRPr="00055104">
        <w:rPr>
          <w:lang w:val="ru-RU"/>
        </w:rPr>
        <w:t xml:space="preserve"> відповідав 4-ій умові побудови </w:t>
      </w:r>
      <w:r>
        <w:t>REST</w:t>
      </w:r>
      <w:r w:rsidRPr="00055104">
        <w:rPr>
          <w:lang w:val="ru-RU"/>
        </w:rPr>
        <w:t>-додатку по Філдингу - однорідності інтерфейсу (</w:t>
      </w:r>
      <w:hyperlink r:id="rId8">
        <w:r w:rsidRPr="00055104">
          <w:rPr>
            <w:color w:val="1155CC"/>
            <w:u w:val="single"/>
            <w:lang w:val="ru-RU"/>
          </w:rPr>
          <w:t>див. 31 слайд</w:t>
        </w:r>
      </w:hyperlink>
      <w:r w:rsidRPr="00055104">
        <w:rPr>
          <w:lang w:val="ru-RU"/>
        </w:rPr>
        <w:t xml:space="preserve">), тобто використовувалися унікальні назви сутностей, правильні </w:t>
      </w:r>
      <w:r>
        <w:t>HTTP</w:t>
      </w:r>
      <w:r w:rsidRPr="00055104">
        <w:rPr>
          <w:lang w:val="ru-RU"/>
        </w:rPr>
        <w:t xml:space="preserve"> методи та поверталися правильні </w:t>
      </w:r>
      <w:r>
        <w:t>HTTP</w:t>
      </w:r>
      <w:r w:rsidRPr="00055104">
        <w:rPr>
          <w:lang w:val="ru-RU"/>
        </w:rPr>
        <w:t xml:space="preserve"> коди у </w:t>
      </w:r>
      <w:r>
        <w:t>HTTP</w:t>
      </w:r>
      <w:r w:rsidRPr="00055104">
        <w:rPr>
          <w:lang w:val="ru-RU"/>
        </w:rPr>
        <w:t xml:space="preserve"> відповідях, наприклад 404 якщо сутність не знайдена, або 201 якщо нова сутність створена.</w:t>
      </w:r>
    </w:p>
    <w:p w14:paraId="185F5111" w14:textId="77777777" w:rsidR="00366235" w:rsidRDefault="009D429F">
      <w:pPr>
        <w:numPr>
          <w:ilvl w:val="0"/>
          <w:numId w:val="2"/>
        </w:numPr>
      </w:pPr>
      <w:r>
        <w:lastRenderedPageBreak/>
        <w:t>Використовуйт</w:t>
      </w:r>
      <w:r>
        <w:t>е асинхрону версію дженерік CRUD сервісу, що використовує репозиторій для доступу до даних та який був реалізований у 3ій лабораторній роботі, у створених контролерах.: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public interface ICrudServiceAsync&lt;T&gt;</w:t>
      </w:r>
    </w:p>
    <w:p w14:paraId="1BB5BFB0" w14:textId="77777777" w:rsidR="00366235" w:rsidRDefault="009D429F">
      <w:pPr>
        <w:ind w:left="7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687737E" w14:textId="77777777" w:rsidR="00366235" w:rsidRDefault="009D429F">
      <w:pPr>
        <w:ind w:left="7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ab/>
        <w:t>public Task&lt;bool&gt; CreateAsync(T element);</w:t>
      </w:r>
    </w:p>
    <w:p w14:paraId="35667739" w14:textId="77777777" w:rsidR="00366235" w:rsidRDefault="009D429F">
      <w:pPr>
        <w:ind w:left="7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ab/>
        <w:t>pu</w:t>
      </w:r>
      <w:r>
        <w:rPr>
          <w:rFonts w:ascii="Consolas" w:eastAsia="Consolas" w:hAnsi="Consolas" w:cs="Consolas"/>
          <w:sz w:val="18"/>
          <w:szCs w:val="18"/>
        </w:rPr>
        <w:t>blic Task&lt;T&gt; ReadAsync(Guid id);</w:t>
      </w:r>
    </w:p>
    <w:p w14:paraId="36F8A65E" w14:textId="77777777" w:rsidR="00366235" w:rsidRDefault="009D429F">
      <w:pPr>
        <w:ind w:left="720" w:firstLine="7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public Task&lt;IEnumerable&lt;T&gt;&gt; ReadAllAsync();</w:t>
      </w:r>
    </w:p>
    <w:p w14:paraId="7C1323C2" w14:textId="77777777" w:rsidR="00366235" w:rsidRDefault="009D429F">
      <w:pPr>
        <w:ind w:left="720"/>
        <w:rPr>
          <w:ins w:id="4" w:author="Шляпа _" w:date="2025-05-28T23:30:00Z"/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ab/>
        <w:t>pub</w:t>
      </w:r>
    </w:p>
    <w:p w14:paraId="054FD1DA" w14:textId="77777777" w:rsidR="00366235" w:rsidRDefault="009D429F">
      <w:pPr>
        <w:ind w:left="7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lic Task&lt;IEnumerable&lt;T&gt;&gt; ReadAllAsync(int page, int amount);</w:t>
      </w:r>
    </w:p>
    <w:p w14:paraId="62323BC9" w14:textId="77777777" w:rsidR="00366235" w:rsidRDefault="009D429F">
      <w:pPr>
        <w:ind w:left="7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ab/>
        <w:t>public Task&lt;bool&gt; UpdateAsync(T element);</w:t>
      </w:r>
    </w:p>
    <w:p w14:paraId="3C2C7293" w14:textId="77777777" w:rsidR="00366235" w:rsidRDefault="009D429F">
      <w:pPr>
        <w:ind w:left="7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>public Task&lt;bool&gt; RemoveAsync(T element);</w:t>
      </w:r>
    </w:p>
    <w:p w14:paraId="1034421A" w14:textId="77777777" w:rsidR="00366235" w:rsidRDefault="009D429F">
      <w:pPr>
        <w:ind w:left="720"/>
        <w:rPr>
          <w:del w:id="5" w:author="Шляпа _" w:date="2025-05-28T23:30:00Z"/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ab/>
        <w:t>public Task&lt;bool&gt; SaveAsync();</w:t>
      </w:r>
    </w:p>
    <w:p w14:paraId="3FD8AAF9" w14:textId="77777777" w:rsidR="00366235" w:rsidRDefault="009D429F">
      <w:pPr>
        <w:ind w:left="7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623EFE4" w14:textId="77777777" w:rsidR="00366235" w:rsidRDefault="00366235">
      <w:pPr>
        <w:ind w:left="720"/>
        <w:rPr>
          <w:rFonts w:ascii="Consolas" w:eastAsia="Consolas" w:hAnsi="Consolas" w:cs="Consolas"/>
          <w:sz w:val="18"/>
          <w:szCs w:val="18"/>
        </w:rPr>
      </w:pPr>
    </w:p>
    <w:p w14:paraId="5BB6EB12" w14:textId="77777777" w:rsidR="00366235" w:rsidRDefault="009D429F">
      <w:pPr>
        <w:ind w:left="720"/>
      </w:pPr>
      <w:r>
        <w:t xml:space="preserve">Імплементацію CRUD сервісу, репозиторіїв та контексту, додавайте у контролери використовуючи вбудовану у </w:t>
      </w:r>
      <w:hyperlink r:id="rId9">
        <w:r>
          <w:rPr>
            <w:color w:val="1155CC"/>
            <w:u w:val="single"/>
          </w:rPr>
          <w:t>ASP.NET</w:t>
        </w:r>
      </w:hyperlink>
      <w:r>
        <w:t xml:space="preserve"> Core підтриму впровадження залеж</w:t>
      </w:r>
      <w:r>
        <w:t>ностей(Dependency Injection).</w:t>
      </w:r>
    </w:p>
    <w:p w14:paraId="13650B73" w14:textId="77777777" w:rsidR="00366235" w:rsidRDefault="00366235"/>
    <w:p w14:paraId="2675028F" w14:textId="77777777" w:rsidR="00366235" w:rsidRDefault="00366235">
      <w:pPr>
        <w:ind w:left="720"/>
      </w:pPr>
    </w:p>
    <w:p w14:paraId="71F0023C" w14:textId="77777777" w:rsidR="00366235" w:rsidRPr="00055104" w:rsidRDefault="009D429F">
      <w:pPr>
        <w:rPr>
          <w:lang w:val="ru-RU"/>
        </w:rPr>
      </w:pPr>
      <w:r w:rsidRPr="00055104">
        <w:rPr>
          <w:lang w:val="ru-RU"/>
        </w:rPr>
        <w:t xml:space="preserve">До </w:t>
      </w:r>
      <w:r>
        <w:t>PR</w:t>
      </w:r>
      <w:r w:rsidRPr="00055104">
        <w:rPr>
          <w:lang w:val="ru-RU"/>
        </w:rPr>
        <w:t xml:space="preserve"> готової лабораторної роботи додайте </w:t>
      </w:r>
      <w:r>
        <w:t>PDF</w:t>
      </w:r>
      <w:r w:rsidRPr="00055104">
        <w:rPr>
          <w:lang w:val="ru-RU"/>
        </w:rPr>
        <w:t xml:space="preserve"> файл у якому будуть результати виконання запитів, використовуючи створений </w:t>
      </w:r>
      <w:r>
        <w:t>REST</w:t>
      </w:r>
      <w:r w:rsidRPr="00055104">
        <w:rPr>
          <w:lang w:val="ru-RU"/>
        </w:rPr>
        <w:t xml:space="preserve"> </w:t>
      </w:r>
      <w:r>
        <w:t>API</w:t>
      </w:r>
      <w:r w:rsidRPr="00055104">
        <w:rPr>
          <w:lang w:val="ru-RU"/>
        </w:rPr>
        <w:t xml:space="preserve">. Можете скористатися сторінкою </w:t>
      </w:r>
      <w:r>
        <w:t>Swagger</w:t>
      </w:r>
      <w:r w:rsidRPr="00055104">
        <w:rPr>
          <w:lang w:val="ru-RU"/>
        </w:rPr>
        <w:t xml:space="preserve">, яка генерується </w:t>
      </w:r>
      <w:hyperlink r:id="rId10">
        <w:r>
          <w:rPr>
            <w:color w:val="1155CC"/>
            <w:u w:val="single"/>
          </w:rPr>
          <w:t>ASP</w:t>
        </w:r>
        <w:r w:rsidRPr="00055104">
          <w:rPr>
            <w:color w:val="1155CC"/>
            <w:u w:val="single"/>
            <w:lang w:val="ru-RU"/>
          </w:rPr>
          <w:t>.</w:t>
        </w:r>
        <w:r>
          <w:rPr>
            <w:color w:val="1155CC"/>
            <w:u w:val="single"/>
          </w:rPr>
          <w:t>NET</w:t>
        </w:r>
      </w:hyperlink>
      <w:r w:rsidRPr="00055104">
        <w:rPr>
          <w:lang w:val="ru-RU"/>
        </w:rPr>
        <w:t xml:space="preserve"> застосунком, або застосунком</w:t>
      </w:r>
      <w:r w:rsidRPr="00055104">
        <w:rPr>
          <w:lang w:val="ru-RU"/>
        </w:rPr>
        <w:t xml:space="preserve"> </w:t>
      </w:r>
      <w:hyperlink r:id="rId11">
        <w:r>
          <w:rPr>
            <w:color w:val="1155CC"/>
            <w:u w:val="single"/>
          </w:rPr>
          <w:t>Postman</w:t>
        </w:r>
      </w:hyperlink>
      <w:r w:rsidRPr="00055104">
        <w:rPr>
          <w:lang w:val="ru-RU"/>
        </w:rPr>
        <w:t>.</w:t>
      </w:r>
    </w:p>
    <w:p w14:paraId="64DC8D18" w14:textId="30EE6978" w:rsidR="00055104" w:rsidRDefault="00055104" w:rsidP="00055104">
      <w:pPr>
        <w:jc w:val="center"/>
      </w:pPr>
      <w:bookmarkStart w:id="6" w:name="_c08afws7gp7d" w:colFirst="0" w:colLast="0"/>
      <w:bookmarkStart w:id="7" w:name="_bdn19l12yn0y" w:colFirst="0" w:colLast="0"/>
      <w:bookmarkEnd w:id="6"/>
      <w:bookmarkEnd w:id="7"/>
      <w:r>
        <w:br w:type="page"/>
      </w:r>
      <w:r w:rsidRPr="00055104">
        <w:lastRenderedPageBreak/>
        <w:drawing>
          <wp:inline distT="0" distB="0" distL="0" distR="0" wp14:anchorId="26A1E412" wp14:editId="2BB74568">
            <wp:extent cx="3534268" cy="7668695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ED65" w14:textId="0200EB1B" w:rsidR="00055104" w:rsidRDefault="00055104" w:rsidP="0005510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55104">
        <w:rPr>
          <w:rFonts w:ascii="Times New Roman" w:hAnsi="Times New Roman" w:cs="Times New Roman"/>
          <w:sz w:val="28"/>
          <w:szCs w:val="28"/>
          <w:lang w:val="uk-UA"/>
        </w:rPr>
        <w:t>Структура проекту</w:t>
      </w:r>
    </w:p>
    <w:p w14:paraId="78480F5F" w14:textId="7F82A1ED" w:rsidR="009D429F" w:rsidRDefault="009D429F" w:rsidP="0005510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8AFFF3" w14:textId="6483E261" w:rsidR="009D429F" w:rsidRDefault="009D429F" w:rsidP="00055104">
      <w:pPr>
        <w:jc w:val="center"/>
        <w:rPr>
          <w:rFonts w:ascii="Times New Roman" w:hAnsi="Times New Roman" w:cs="Times New Roman"/>
          <w:color w:val="434343"/>
          <w:sz w:val="36"/>
          <w:szCs w:val="36"/>
          <w:lang w:val="uk-UA"/>
        </w:rPr>
      </w:pPr>
      <w:r w:rsidRPr="009D429F">
        <w:rPr>
          <w:rFonts w:ascii="Times New Roman" w:hAnsi="Times New Roman" w:cs="Times New Roman"/>
          <w:color w:val="434343"/>
          <w:sz w:val="36"/>
          <w:szCs w:val="36"/>
          <w:lang w:val="uk-UA"/>
        </w:rPr>
        <w:lastRenderedPageBreak/>
        <w:drawing>
          <wp:inline distT="0" distB="0" distL="0" distR="0" wp14:anchorId="73DA74C8" wp14:editId="5617A78E">
            <wp:extent cx="5943600" cy="32689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7D61" w14:textId="617D19CB" w:rsidR="009D429F" w:rsidRDefault="009D429F" w:rsidP="00055104">
      <w:pPr>
        <w:jc w:val="center"/>
        <w:rPr>
          <w:rFonts w:ascii="Times New Roman" w:hAnsi="Times New Roman" w:cs="Times New Roman"/>
          <w:color w:val="434343"/>
          <w:sz w:val="28"/>
          <w:szCs w:val="28"/>
          <w:lang w:val="uk-UA"/>
        </w:rPr>
      </w:pPr>
      <w:r w:rsidRPr="009D429F">
        <w:rPr>
          <w:rFonts w:ascii="Times New Roman" w:hAnsi="Times New Roman" w:cs="Times New Roman"/>
          <w:color w:val="434343"/>
          <w:sz w:val="28"/>
          <w:szCs w:val="28"/>
          <w:lang w:val="uk-UA"/>
        </w:rPr>
        <w:t>Результат в консолі</w:t>
      </w:r>
    </w:p>
    <w:p w14:paraId="175362C1" w14:textId="75005011" w:rsidR="009D429F" w:rsidRDefault="009D429F" w:rsidP="00055104">
      <w:pPr>
        <w:jc w:val="center"/>
        <w:rPr>
          <w:rFonts w:ascii="Times New Roman" w:hAnsi="Times New Roman" w:cs="Times New Roman"/>
          <w:color w:val="434343"/>
          <w:sz w:val="28"/>
          <w:szCs w:val="28"/>
          <w:lang w:val="uk-UA"/>
        </w:rPr>
      </w:pPr>
    </w:p>
    <w:p w14:paraId="280C80BB" w14:textId="09505E3C" w:rsidR="009D429F" w:rsidRDefault="009D429F" w:rsidP="00055104">
      <w:pPr>
        <w:jc w:val="center"/>
        <w:rPr>
          <w:rFonts w:ascii="Times New Roman" w:hAnsi="Times New Roman" w:cs="Times New Roman"/>
          <w:color w:val="434343"/>
          <w:sz w:val="28"/>
          <w:szCs w:val="28"/>
          <w:lang w:val="uk-UA"/>
        </w:rPr>
      </w:pPr>
      <w:r w:rsidRPr="009D429F">
        <w:rPr>
          <w:rFonts w:ascii="Times New Roman" w:hAnsi="Times New Roman" w:cs="Times New Roman"/>
          <w:color w:val="434343"/>
          <w:sz w:val="28"/>
          <w:szCs w:val="28"/>
          <w:lang w:val="uk-UA"/>
        </w:rPr>
        <w:drawing>
          <wp:inline distT="0" distB="0" distL="0" distR="0" wp14:anchorId="26959490" wp14:editId="33E8E971">
            <wp:extent cx="5943600" cy="33420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D087" w14:textId="3AB0F303" w:rsidR="009D429F" w:rsidRPr="009D429F" w:rsidRDefault="009D429F" w:rsidP="00055104">
      <w:pPr>
        <w:jc w:val="center"/>
        <w:rPr>
          <w:rFonts w:ascii="Times New Roman" w:hAnsi="Times New Roman" w:cs="Times New Roman"/>
          <w:color w:val="434343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434343"/>
          <w:sz w:val="28"/>
          <w:szCs w:val="28"/>
          <w:lang w:val="uk-UA"/>
        </w:rPr>
        <w:t>Результат запуску програми</w:t>
      </w:r>
    </w:p>
    <w:p w14:paraId="4D8F8673" w14:textId="2E073081" w:rsidR="00366235" w:rsidRDefault="009D429F">
      <w:pPr>
        <w:pStyle w:val="3"/>
      </w:pPr>
      <w:r>
        <w:t>Контрольні запитання</w:t>
      </w:r>
    </w:p>
    <w:p w14:paraId="1625D5E7" w14:textId="77777777" w:rsidR="00366235" w:rsidRDefault="009D429F">
      <w:pPr>
        <w:numPr>
          <w:ilvl w:val="0"/>
          <w:numId w:val="1"/>
        </w:numPr>
      </w:pPr>
      <w:r>
        <w:t>WIP</w:t>
      </w:r>
    </w:p>
    <w:p w14:paraId="448BB684" w14:textId="77777777" w:rsidR="00366235" w:rsidRDefault="00366235"/>
    <w:p w14:paraId="3EE5B740" w14:textId="77777777" w:rsidR="00366235" w:rsidRDefault="009D429F">
      <w:pPr>
        <w:pStyle w:val="3"/>
      </w:pPr>
      <w:bookmarkStart w:id="8" w:name="_l98kcd3altvz" w:colFirst="0" w:colLast="0"/>
      <w:bookmarkEnd w:id="8"/>
      <w:r>
        <w:lastRenderedPageBreak/>
        <w:t>Система оцінювання (ТК)</w:t>
      </w:r>
    </w:p>
    <w:p w14:paraId="0DB3EF2A" w14:textId="77777777" w:rsidR="00366235" w:rsidRPr="00055104" w:rsidRDefault="009D429F">
      <w:pPr>
        <w:rPr>
          <w:lang w:val="ru-RU"/>
        </w:rPr>
      </w:pPr>
      <w:r w:rsidRPr="00055104">
        <w:rPr>
          <w:lang w:val="ru-RU"/>
        </w:rPr>
        <w:t xml:space="preserve">Усього за лабораторну роботу можна отримати </w:t>
      </w:r>
      <w:r w:rsidRPr="00055104">
        <w:rPr>
          <w:b/>
          <w:lang w:val="ru-RU"/>
        </w:rPr>
        <w:t>20 балів</w:t>
      </w:r>
      <w:r w:rsidRPr="00055104">
        <w:rPr>
          <w:lang w:val="ru-RU"/>
        </w:rPr>
        <w:t>, із яких 14 йдуть у семестровий контроль та 6 у заліковий. Ро</w:t>
      </w:r>
      <w:r w:rsidRPr="00055104">
        <w:rPr>
          <w:lang w:val="ru-RU"/>
        </w:rPr>
        <w:t xml:space="preserve">боти подані через  дистанційну систему навчання </w:t>
      </w:r>
      <w:r w:rsidRPr="00055104">
        <w:rPr>
          <w:b/>
          <w:i/>
          <w:lang w:val="ru-RU"/>
        </w:rPr>
        <w:t xml:space="preserve">до 14 листопада </w:t>
      </w:r>
      <w:r w:rsidRPr="00055104">
        <w:rPr>
          <w:lang w:val="ru-RU"/>
        </w:rPr>
        <w:t>оцінюються без усного захисту із відповідями на контрольні запитання, при цьому додаткове завдання оцінюється у 4 бали, роботи здані після дедлайну повинні бути захищені згідно контрольних запитань.</w:t>
      </w:r>
    </w:p>
    <w:p w14:paraId="4AEADAB9" w14:textId="77777777" w:rsidR="00366235" w:rsidRPr="00055104" w:rsidRDefault="00366235">
      <w:pPr>
        <w:rPr>
          <w:lang w:val="ru-RU"/>
        </w:rPr>
      </w:pPr>
    </w:p>
    <w:p w14:paraId="2ED5DB73" w14:textId="77777777" w:rsidR="00366235" w:rsidRPr="00055104" w:rsidRDefault="009D429F">
      <w:pPr>
        <w:pStyle w:val="3"/>
        <w:rPr>
          <w:lang w:val="ru-RU"/>
        </w:rPr>
      </w:pPr>
      <w:bookmarkStart w:id="9" w:name="_u7jnyss703l4" w:colFirst="0" w:colLast="0"/>
      <w:bookmarkEnd w:id="9"/>
      <w:r w:rsidRPr="00055104">
        <w:rPr>
          <w:lang w:val="ru-RU"/>
        </w:rPr>
        <w:t>Система оцінювання (ТН)</w:t>
      </w:r>
    </w:p>
    <w:p w14:paraId="5D50A85C" w14:textId="77777777" w:rsidR="00366235" w:rsidRPr="00055104" w:rsidRDefault="009D429F">
      <w:pPr>
        <w:rPr>
          <w:b/>
          <w:i/>
          <w:sz w:val="34"/>
          <w:szCs w:val="34"/>
          <w:u w:val="single"/>
          <w:lang w:val="ru-RU"/>
        </w:rPr>
      </w:pPr>
      <w:r w:rsidRPr="00055104">
        <w:rPr>
          <w:lang w:val="ru-RU"/>
        </w:rPr>
        <w:t>Усього за лабораторну роботу мож</w:t>
      </w:r>
      <w:r w:rsidRPr="00055104">
        <w:rPr>
          <w:lang w:val="ru-RU"/>
        </w:rPr>
        <w:t xml:space="preserve">на отримати </w:t>
      </w:r>
      <w:r w:rsidRPr="00055104">
        <w:rPr>
          <w:b/>
          <w:lang w:val="ru-RU"/>
        </w:rPr>
        <w:t>10 балів</w:t>
      </w:r>
      <w:r w:rsidRPr="00055104">
        <w:rPr>
          <w:lang w:val="ru-RU"/>
        </w:rPr>
        <w:t xml:space="preserve">. Роботи подані через  дистанційну систему навчання </w:t>
      </w:r>
      <w:r w:rsidRPr="00055104">
        <w:rPr>
          <w:b/>
          <w:i/>
          <w:lang w:val="ru-RU"/>
        </w:rPr>
        <w:t xml:space="preserve">до 15 листопада </w:t>
      </w:r>
      <w:r w:rsidRPr="00055104">
        <w:rPr>
          <w:lang w:val="ru-RU"/>
        </w:rPr>
        <w:t>оцінюються без усного захисту із відповідями на контрольні запитання, при цьому додаткове завдання оцінюється у 2 бали, роботи здані після дедлайну повинні бути захищен</w:t>
      </w:r>
      <w:r w:rsidRPr="00055104">
        <w:rPr>
          <w:lang w:val="ru-RU"/>
        </w:rPr>
        <w:t>і згідно контрольних запитань.</w:t>
      </w:r>
    </w:p>
    <w:sectPr w:rsidR="00366235" w:rsidRPr="000551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5AC872E7-26B8-484E-9662-8780DFD2D9D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5EC5D2A-EDBB-4CA9-B448-88965CFA038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AB0D281-EA86-4D8F-8034-5E992D81FD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95B18"/>
    <w:multiLevelType w:val="multilevel"/>
    <w:tmpl w:val="04BC22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7047E32"/>
    <w:multiLevelType w:val="multilevel"/>
    <w:tmpl w:val="20B65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235"/>
    <w:rsid w:val="00055104"/>
    <w:rsid w:val="00366235"/>
    <w:rsid w:val="009D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FD8DF"/>
  <w15:docId w15:val="{C281C1CA-3D3B-43A7-90F9-A3307D26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u/0/d/12lR9dtUTr8RxhggaJS3ume8y8QL0xtDTjBG15V4jFc4/edit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55gO9UbOy7a-S16Qnnfkpehm09qou8uIItwExQgYCZw/edit?usp=sharing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ostman.com/" TargetMode="External"/><Relationship Id="rId5" Type="http://schemas.openxmlformats.org/officeDocument/2006/relationships/hyperlink" Target="http://asp.ne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asp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sp.net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 Zubcenko</cp:lastModifiedBy>
  <cp:revision>3</cp:revision>
  <dcterms:created xsi:type="dcterms:W3CDTF">2025-11-02T12:40:00Z</dcterms:created>
  <dcterms:modified xsi:type="dcterms:W3CDTF">2025-11-02T12:43:00Z</dcterms:modified>
</cp:coreProperties>
</file>